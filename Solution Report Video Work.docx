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t xml:space="preserve">Goals/Assignment Requirements:</w:t>
      </w:r>
    </w:p>
    <w:p w:rsidR="00000000" w:rsidDel="00000000" w:rsidP="00000000" w:rsidRDefault="00000000" w:rsidRPr="00000000" w14:paraId="00000002">
      <w:pPr>
        <w:spacing w:after="0" w:before="0" w:lineRule="auto"/>
        <w:rPr>
          <w:b w:val="1"/>
        </w:rPr>
      </w:pPr>
      <w:r w:rsidDel="00000000" w:rsidR="00000000" w:rsidRPr="00000000">
        <w:rPr>
          <w:rtl w:val="0"/>
        </w:rPr>
        <w:t xml:space="preserve">🤔 </w:t>
      </w:r>
      <w:r w:rsidDel="00000000" w:rsidR="00000000" w:rsidRPr="00000000">
        <w:rPr>
          <w:b w:val="1"/>
          <w:rtl w:val="0"/>
        </w:rPr>
        <w:t xml:space="preserve">Your goal with your video is to convince the viewer that:</w:t>
      </w:r>
    </w:p>
    <w:p w:rsidR="00000000" w:rsidDel="00000000" w:rsidP="00000000" w:rsidRDefault="00000000" w:rsidRPr="00000000" w14:paraId="00000003">
      <w:pPr>
        <w:numPr>
          <w:ilvl w:val="0"/>
          <w:numId w:val="2"/>
        </w:numPr>
        <w:spacing w:after="0" w:before="0" w:lineRule="auto"/>
        <w:ind w:left="720" w:hanging="360"/>
      </w:pPr>
      <w:r w:rsidDel="00000000" w:rsidR="00000000" w:rsidRPr="00000000">
        <w:rPr>
          <w:b w:val="1"/>
          <w:rtl w:val="0"/>
        </w:rPr>
        <w:t xml:space="preserve">the problem your team is tackling is important</w:t>
      </w:r>
      <w:r w:rsidDel="00000000" w:rsidR="00000000" w:rsidRPr="00000000">
        <w:rPr>
          <w:rtl w:val="0"/>
        </w:rPr>
        <w:t xml:space="preserve"> (</w:t>
      </w:r>
      <w:r w:rsidDel="00000000" w:rsidR="00000000" w:rsidRPr="00000000">
        <w:rPr>
          <w:i w:val="1"/>
          <w:rtl w:val="0"/>
        </w:rPr>
        <w:t xml:space="preserve">i.e. why should the viewer care?</w:t>
      </w:r>
      <w:r w:rsidDel="00000000" w:rsidR="00000000" w:rsidRPr="00000000">
        <w:rPr>
          <w:rtl w:val="0"/>
        </w:rPr>
        <w:t xml:space="preserve">);</w:t>
      </w:r>
      <w:r w:rsidDel="00000000" w:rsidR="00000000" w:rsidRPr="00000000">
        <w:rPr>
          <w:i w:val="1"/>
          <w:rtl w:val="0"/>
        </w:rPr>
        <w:br w:type="textWrapping"/>
      </w:r>
    </w:p>
    <w:p w:rsidR="00000000" w:rsidDel="00000000" w:rsidP="00000000" w:rsidRDefault="00000000" w:rsidRPr="00000000" w14:paraId="00000004">
      <w:pPr>
        <w:numPr>
          <w:ilvl w:val="0"/>
          <w:numId w:val="2"/>
        </w:numPr>
        <w:spacing w:after="0" w:before="0" w:lineRule="auto"/>
        <w:ind w:left="720" w:hanging="360"/>
      </w:pPr>
      <w:r w:rsidDel="00000000" w:rsidR="00000000" w:rsidRPr="00000000">
        <w:rPr>
          <w:b w:val="1"/>
          <w:rtl w:val="0"/>
        </w:rPr>
        <w:t xml:space="preserve">your team has developed an excellent solution to that problem!</w:t>
        <w:br w:type="textWrapping"/>
      </w:r>
    </w:p>
    <w:p w:rsidR="00000000" w:rsidDel="00000000" w:rsidP="00000000" w:rsidRDefault="00000000" w:rsidRPr="00000000" w14:paraId="0000000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numPr>
          <w:ilvl w:val="0"/>
          <w:numId w:val="1"/>
        </w:numPr>
        <w:spacing w:after="0" w:before="0" w:lineRule="auto"/>
        <w:ind w:left="720" w:hanging="360"/>
      </w:pPr>
      <w:r w:rsidDel="00000000" w:rsidR="00000000" w:rsidRPr="00000000">
        <w:rPr>
          <w:b w:val="1"/>
          <w:rtl w:val="0"/>
        </w:rPr>
        <w:t xml:space="preserve">Advice on your video</w:t>
        <w:br w:type="textWrapping"/>
        <w:br w:type="textWrapping"/>
      </w:r>
      <w:r w:rsidDel="00000000" w:rsidR="00000000" w:rsidRPr="00000000">
        <w:rPr>
          <w:rtl w:val="0"/>
        </w:rPr>
        <w:t xml:space="preserve"> You do not need to – and you realistically cannot – put ALL the detail you have researched into your video. You only have time for key messages, and the most important supporting data, information or examples.</w:t>
        <w:br w:type="textWrapping"/>
        <w:br w:type="textWrapping"/>
        <w:t xml:space="preserve"> You can – and generally should – inform the viewer when they can find more detail or supporting information in your written Summary or Detailed Explanation. For example, if you only have time in the video to briefly summarise the economic costs and plan for covering them, you might then point the viewer to see more details in XYZ section of the Detailed Explanation.</w:t>
        <w:br w:type="textWrapping"/>
        <w:br w:type="textWrapping"/>
        <w:t xml:space="preserve"> As covered in more detail by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Guidance for your video (and other visual components)</w:t>
        </w:r>
      </w:hyperlink>
      <w:r w:rsidDel="00000000" w:rsidR="00000000" w:rsidRPr="00000000">
        <w:rPr>
          <w:rtl w:val="0"/>
        </w:rPr>
        <w:t xml:space="preserve">, presenting your ideas in this multimedia format can help bring a narrative (a story!) to your ideas. That can create more clarity for the reviewers regarding both the important WHATs (</w:t>
      </w:r>
      <w:r w:rsidDel="00000000" w:rsidR="00000000" w:rsidRPr="00000000">
        <w:rPr>
          <w:i w:val="1"/>
          <w:rtl w:val="0"/>
        </w:rPr>
        <w:t xml:space="preserve">eg ‘what problem are you solving?’ ‘what solution do you propose?’</w:t>
      </w:r>
      <w:r w:rsidDel="00000000" w:rsidR="00000000" w:rsidRPr="00000000">
        <w:rPr>
          <w:rtl w:val="0"/>
        </w:rPr>
        <w:t xml:space="preserve">) and WHYs (</w:t>
      </w:r>
      <w:r w:rsidDel="00000000" w:rsidR="00000000" w:rsidRPr="00000000">
        <w:rPr>
          <w:i w:val="1"/>
          <w:rtl w:val="0"/>
        </w:rPr>
        <w:t xml:space="preserve">eg ‘why should people care about that problem?’ ‘why is your solution a good idea?’</w:t>
      </w:r>
      <w:r w:rsidDel="00000000" w:rsidR="00000000" w:rsidRPr="00000000">
        <w:rPr>
          <w:rtl w:val="0"/>
        </w:rPr>
        <w:t xml:space="preserve">) of your work.</w:t>
        <w:br w:type="textWrapping"/>
      </w:r>
    </w:p>
    <w:p w:rsidR="00000000" w:rsidDel="00000000" w:rsidP="00000000" w:rsidRDefault="00000000" w:rsidRPr="00000000" w14:paraId="00000007">
      <w:pPr>
        <w:numPr>
          <w:ilvl w:val="1"/>
          <w:numId w:val="1"/>
        </w:numPr>
        <w:spacing w:after="0" w:before="0" w:lineRule="auto"/>
        <w:ind w:left="1440" w:hanging="360"/>
      </w:pPr>
      <w:r w:rsidDel="00000000" w:rsidR="00000000" w:rsidRPr="00000000">
        <w:rPr>
          <w:rtl w:val="0"/>
        </w:rPr>
        <w:t xml:space="preserve">In this toggle you can watch previous video (produced for a team project) that provides a good example of using a multimedia visuals and story telling approach for presenting information.</w:t>
        <w:br w:type="textWrapping"/>
        <w:br w:type="textWrapping"/>
        <w:t xml:space="preserve"> We have intentionally chosen a video that is good – but also has some room for improvement. There is certainly a powerful narrative created in the video, and the video uses visual representation very nicely. However the data and statistics presented, while valuable, are hard to follow because they are only verbally explained. It would be stronger by having the data and key statistics summarised, for example, through clear infographics. Furthermore, the verbal narration could be strengthened by having key takeaways summarised in writing at key moments of the explanation. Finally, while there is a lot of good imagery used, they do not include in their video where those come from in the video itself (</w:t>
      </w:r>
      <w:r w:rsidDel="00000000" w:rsidR="00000000" w:rsidRPr="00000000">
        <w:rPr>
          <w:i w:val="1"/>
          <w:rtl w:val="0"/>
        </w:rPr>
        <w:t xml:space="preserve">though they did include some information about the imagery and video sources in their written references</w:t>
      </w:r>
      <w:r w:rsidDel="00000000" w:rsidR="00000000" w:rsidRPr="00000000">
        <w:rPr>
          <w:rtl w:val="0"/>
        </w:rPr>
        <w:t xml:space="preserve">)</w:t>
      </w:r>
    </w:p>
    <w:p w:rsidR="00000000" w:rsidDel="00000000" w:rsidP="00000000" w:rsidRDefault="00000000" w:rsidRPr="00000000" w14:paraId="00000008">
      <w:pPr>
        <w:spacing w:after="0" w:before="0" w:lineRule="auto"/>
        <w:ind w:left="0" w:firstLine="0"/>
        <w:rPr/>
      </w:pPr>
      <w:r w:rsidDel="00000000" w:rsidR="00000000" w:rsidRPr="00000000">
        <w:rPr>
          <w:rtl w:val="0"/>
        </w:rPr>
        <w:t xml:space="preserve">.</w:t>
      </w:r>
    </w:p>
    <w:p w:rsidR="00000000" w:rsidDel="00000000" w:rsidP="00000000" w:rsidRDefault="00000000" w:rsidRPr="00000000" w14:paraId="00000009">
      <w:pPr>
        <w:spacing w:after="0" w:before="0" w:lineRule="auto"/>
        <w:ind w:left="0" w:firstLine="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0" w:before="0" w:lineRule="auto"/>
        <w:ind w:left="0" w:firstLine="0"/>
        <w:rPr>
          <w:u w:val="single"/>
        </w:rPr>
      </w:pPr>
      <w:r w:rsidDel="00000000" w:rsidR="00000000" w:rsidRPr="00000000">
        <w:rPr>
          <w:u w:val="single"/>
          <w:rtl w:val="0"/>
        </w:rPr>
        <w:t xml:space="preserve">Script and Storyboarding:</w:t>
      </w:r>
    </w:p>
    <w:p w:rsidR="00000000" w:rsidDel="00000000" w:rsidP="00000000" w:rsidRDefault="00000000" w:rsidRPr="00000000" w14:paraId="0000000B">
      <w:pPr>
        <w:spacing w:after="0" w:before="0" w:lineRule="auto"/>
        <w:ind w:left="0" w:firstLine="0"/>
        <w:rPr/>
      </w:pPr>
      <w:r w:rsidDel="00000000" w:rsidR="00000000" w:rsidRPr="00000000">
        <w:rPr>
          <w:rtl w:val="0"/>
        </w:rPr>
        <w:t xml:space="preserve">Time constraint: 2.5 mins (150 seconds)</w:t>
      </w:r>
    </w:p>
    <w:p w:rsidR="00000000" w:rsidDel="00000000" w:rsidP="00000000" w:rsidRDefault="00000000" w:rsidRPr="00000000" w14:paraId="0000000C">
      <w:pPr>
        <w:spacing w:after="0" w:before="0" w:lineRule="auto"/>
        <w:ind w:left="0" w:firstLine="0"/>
        <w:rPr>
          <w:u w:val="single"/>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Metro Manilla, if you don’t have a car, then the Jeepney is your transport of choice, due to its cheap cost and convenience. These vehicles were modified from old American army jeeps left behind from world war two, and now their colorful designs and personality have become a staple in Philippine commuting culture.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inherent issues such as a lack of stops, timetables, and safety standards, as well as pollution and the informal boundaries plague this system [1]. The government’s Public Utility Vehicle Modernization Plan (PUVMP) aims to address these concerns by consolidating small operators into cooperatives and upgrading fleets for safety and environmental compliance [2]. Yet, this approach faces resistance from drivers and operators who fear a loss of autonomy and financial strain[3]. They express doubts about the government's capacity to implement the plan effectively  and support them financially [3]. Striking a balance between environmental objectives and drivers' livelihoods remains a pressing challenge.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Many different groups are affected by these issues and the proposed plan. First and foremost are the drivers</w:t>
      </w:r>
      <w:del w:author="Joaquin Arcilla" w:id="0" w:date="2024-03-20T17:35:51Z">
        <w:r w:rsidDel="00000000" w:rsidR="00000000" w:rsidRPr="00000000">
          <w:rPr>
            <w:rtl w:val="0"/>
          </w:rPr>
          <w:delText xml:space="preserve"> who would like a way to finance the new expensive vehicles</w:delText>
        </w:r>
      </w:del>
      <w:r w:rsidDel="00000000" w:rsidR="00000000" w:rsidRPr="00000000">
        <w:rPr>
          <w:rtl w:val="0"/>
        </w:rPr>
        <w:t xml:space="preserve">. The next group is the Department of Transportation and their entity organizations.</w:t>
      </w:r>
      <w:del w:author="Joaquin Arcilla" w:id="1" w:date="2024-03-20T17:35:56Z">
        <w:r w:rsidDel="00000000" w:rsidR="00000000" w:rsidRPr="00000000">
          <w:rPr>
            <w:rtl w:val="0"/>
          </w:rPr>
          <w:delText xml:space="preserve"> They want to improve the emissions of the Jeepneys and create a better organized system</w:delText>
        </w:r>
      </w:del>
      <w:r w:rsidDel="00000000" w:rsidR="00000000" w:rsidRPr="00000000">
        <w:rPr>
          <w:rtl w:val="0"/>
        </w:rPr>
        <w:t xml:space="preserve">.The</w:t>
      </w:r>
      <w:r w:rsidDel="00000000" w:rsidR="00000000" w:rsidRPr="00000000">
        <w:rPr>
          <w:rtl w:val="0"/>
        </w:rPr>
        <w:t xml:space="preserve"> last group affected are the commutters themselves</w:t>
      </w:r>
      <w:del w:author="Joaquin Arcilla" w:id="2" w:date="2024-03-20T17:36:03Z">
        <w:r w:rsidDel="00000000" w:rsidR="00000000" w:rsidRPr="00000000">
          <w:rPr>
            <w:rtl w:val="0"/>
          </w:rPr>
          <w:delText xml:space="preserve"> who simply want an efficient and safe way of getting to their destination</w:delText>
        </w:r>
      </w:del>
      <w:r w:rsidDel="00000000" w:rsidR="00000000" w:rsidRPr="00000000">
        <w:rPr>
          <w:rtl w:val="0"/>
        </w:rPr>
        <w:t xml:space="preserve">. For more details on our stakeholders, please refer to our Notion Page.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team designed a solution that focuses on these key criteria. Realistic Cost-Revenue Ratio for Cooperatives/Drivers, Increased Safety, Increased Reliability, Emission reduction, and Realistic fares. These goals would help address the different concerns of the stakeholders.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Our proposed solution is a five phase plan which slowly addresses all the design criteria. In Phase 1, a Steering committee is formed in each Local Government Unit to ensure stakeholder engagement and awareness. During Phase 2, we have a month-long data acquisition and preparation period to map jeepney routes using GPS technology. The third phase, lasting at most a year, involves data analysis and a competitive tendering process to establish a route rationalization plan through third party companies. Phase 4 focuses on the implementation of the plan in a gradual and modular way, including a successful pilot program, fleet replacement, and system integration with a mobile application for commuters. The final phase is a continuous process of evaluation and adjustment based on stakeholder feedback to ensure the program’s long-term sustainability and effectiveness.</w:t>
        <w:br w:type="textWrapping"/>
      </w:r>
    </w:p>
    <w:p w:rsidR="00000000" w:rsidDel="00000000" w:rsidP="00000000" w:rsidRDefault="00000000" w:rsidRPr="00000000" w14:paraId="00000016">
      <w:pPr>
        <w:rPr/>
      </w:pPr>
      <w:r w:rsidDel="00000000" w:rsidR="00000000" w:rsidRPr="00000000">
        <w:rPr>
          <w:rtl w:val="0"/>
        </w:rPr>
        <w:t xml:space="preserve">This phased strategy aims to establish a committee dedicated to addressing stakeholders' concerns efficiently and this approach helps mitigate resistance throughout the program's duration. Additionally, leveraging data-driven insights in the early phases supports the committee's efforts effectively in the later phases.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you would like to learn more about this problem and our proposed solution, please feel free to explore our Notion page, under Team 2-N.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Storyboard:</w:t>
      </w:r>
    </w:p>
    <w:p w:rsidR="00000000" w:rsidDel="00000000" w:rsidP="00000000" w:rsidRDefault="00000000" w:rsidRPr="00000000" w14:paraId="0000001B">
      <w:pPr>
        <w:rPr/>
      </w:pPr>
      <w:r w:rsidDel="00000000" w:rsidR="00000000" w:rsidRPr="00000000">
        <w:rPr>
          <w:rtl w:val="0"/>
        </w:rPr>
        <w:t xml:space="preserve">Slide 1: Philippines, Metro Manilla, Jeepneys</w:t>
      </w:r>
    </w:p>
    <w:p w:rsidR="00000000" w:rsidDel="00000000" w:rsidP="00000000" w:rsidRDefault="00000000" w:rsidRPr="00000000" w14:paraId="0000001C">
      <w:pPr>
        <w:rPr/>
      </w:pPr>
      <w:r w:rsidDel="00000000" w:rsidR="00000000" w:rsidRPr="00000000">
        <w:rPr>
          <w:rtl w:val="0"/>
        </w:rPr>
        <w:t xml:space="preserve">Slide 2: Jeepney Pollution, Packed Jeepneys, People sitting on the roofs</w:t>
      </w:r>
    </w:p>
    <w:p w:rsidR="00000000" w:rsidDel="00000000" w:rsidP="00000000" w:rsidRDefault="00000000" w:rsidRPr="00000000" w14:paraId="0000001D">
      <w:pPr>
        <w:rPr/>
      </w:pPr>
      <w:r w:rsidDel="00000000" w:rsidR="00000000" w:rsidRPr="00000000">
        <w:rPr>
          <w:rtl w:val="0"/>
        </w:rPr>
        <w:t xml:space="preserve">Slide 3: Jeepney facts from script + Jeepneys</w:t>
      </w:r>
    </w:p>
    <w:p w:rsidR="00000000" w:rsidDel="00000000" w:rsidP="00000000" w:rsidRDefault="00000000" w:rsidRPr="00000000" w14:paraId="0000001E">
      <w:pPr>
        <w:rPr/>
      </w:pPr>
      <w:r w:rsidDel="00000000" w:rsidR="00000000" w:rsidRPr="00000000">
        <w:rPr>
          <w:rtl w:val="0"/>
        </w:rPr>
        <w:t xml:space="preserve">Slide 4: PUVMP Chart </w:t>
      </w:r>
    </w:p>
    <w:p w:rsidR="00000000" w:rsidDel="00000000" w:rsidP="00000000" w:rsidRDefault="00000000" w:rsidRPr="00000000" w14:paraId="0000001F">
      <w:pPr>
        <w:rPr/>
      </w:pPr>
      <w:r w:rsidDel="00000000" w:rsidR="00000000" w:rsidRPr="00000000">
        <w:rPr>
          <w:rtl w:val="0"/>
        </w:rPr>
        <w:t xml:space="preserve">Slide 5: Jeepney driver, Ministry of Transport, Philippine Commuter</w:t>
      </w:r>
    </w:p>
    <w:p w:rsidR="00000000" w:rsidDel="00000000" w:rsidP="00000000" w:rsidRDefault="00000000" w:rsidRPr="00000000" w14:paraId="00000020">
      <w:pPr>
        <w:rPr/>
      </w:pPr>
      <w:r w:rsidDel="00000000" w:rsidR="00000000" w:rsidRPr="00000000">
        <w:rPr>
          <w:rtl w:val="0"/>
        </w:rPr>
        <w:t xml:space="preserve">Slide 6: Slide with the Criteria</w:t>
      </w:r>
    </w:p>
    <w:p w:rsidR="00000000" w:rsidDel="00000000" w:rsidP="00000000" w:rsidRDefault="00000000" w:rsidRPr="00000000" w14:paraId="00000021">
      <w:pPr>
        <w:rPr/>
      </w:pPr>
      <w:r w:rsidDel="00000000" w:rsidR="00000000" w:rsidRPr="00000000">
        <w:rPr>
          <w:rtl w:val="0"/>
        </w:rPr>
        <w:t xml:space="preserve">Slide 7: Phases Diagram (Modified to be simpler)</w:t>
      </w:r>
    </w:p>
    <w:p w:rsidR="00000000" w:rsidDel="00000000" w:rsidP="00000000" w:rsidRDefault="00000000" w:rsidRPr="00000000" w14:paraId="00000022">
      <w:pPr>
        <w:rPr/>
      </w:pPr>
      <w:r w:rsidDel="00000000" w:rsidR="00000000" w:rsidRPr="00000000">
        <w:rPr>
          <w:rtl w:val="0"/>
        </w:rPr>
        <w:t xml:space="preserve">Slide 8: GPS Mapping + Competitive Tendering + Modern Jeepneys</w:t>
      </w:r>
    </w:p>
    <w:p w:rsidR="00000000" w:rsidDel="00000000" w:rsidP="00000000" w:rsidRDefault="00000000" w:rsidRPr="00000000" w14:paraId="00000023">
      <w:pPr>
        <w:rPr/>
      </w:pPr>
      <w:r w:rsidDel="00000000" w:rsidR="00000000" w:rsidRPr="00000000">
        <w:rPr>
          <w:rtl w:val="0"/>
        </w:rPr>
        <w:t xml:space="preserve">Slide 9: Notion Page Slide</w:t>
      </w:r>
    </w:p>
    <w:p w:rsidR="00000000" w:rsidDel="00000000" w:rsidP="00000000" w:rsidRDefault="00000000" w:rsidRPr="00000000" w14:paraId="00000024">
      <w:pPr>
        <w:rPr/>
      </w:pPr>
      <w:r w:rsidDel="00000000" w:rsidR="00000000" w:rsidRPr="00000000">
        <w:rPr>
          <w:rtl w:val="0"/>
        </w:rPr>
        <w:t xml:space="preserve">Slide 10: Images</w:t>
      </w:r>
    </w:p>
    <w:p w:rsidR="00000000" w:rsidDel="00000000" w:rsidP="00000000" w:rsidRDefault="00000000" w:rsidRPr="00000000" w14:paraId="00000025">
      <w:pPr>
        <w:rPr/>
      </w:pPr>
      <w:r w:rsidDel="00000000" w:rsidR="00000000" w:rsidRPr="00000000">
        <w:rPr>
          <w:rtl w:val="0"/>
        </w:rPr>
        <w:t xml:space="preserve">Slide 11: Bibliography</w:t>
      </w:r>
    </w:p>
    <w:p w:rsidR="00000000" w:rsidDel="00000000" w:rsidP="00000000" w:rsidRDefault="00000000" w:rsidRPr="00000000" w14:paraId="00000026">
      <w:pPr>
        <w:spacing w:after="0"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240" w:lineRule="auto"/>
    </w:pPr>
    <w:rPr>
      <w:i w:val="1"/>
      <w:sz w:val="24"/>
      <w:szCs w:val="24"/>
    </w:rPr>
  </w:style>
  <w:style w:type="paragraph" w:styleId="Heading2">
    <w:name w:val="heading 2"/>
    <w:basedOn w:val="Normal"/>
    <w:next w:val="Normal"/>
    <w:pPr>
      <w:keepNext w:val="1"/>
      <w:keepLines w:val="1"/>
      <w:pageBreakBefore w:val="0"/>
    </w:pPr>
    <w:rPr>
      <w:i w:val="1"/>
    </w:rPr>
  </w:style>
  <w:style w:type="paragraph" w:styleId="Heading3">
    <w:name w:val="heading 3"/>
    <w:basedOn w:val="Normal"/>
    <w:next w:val="Normal"/>
    <w:pPr>
      <w:keepNext w:val="1"/>
      <w:keepLines w:val="1"/>
      <w:pageBreakBefore w:val="0"/>
    </w:pPr>
    <w:rPr>
      <w:i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otion.so/Guidance-for-your-video-and-other-visual-components-85ee2992fc1c4c1da9b19c6c54bceb4c?pvs=21" TargetMode="External"/><Relationship Id="rId7" Type="http://schemas.openxmlformats.org/officeDocument/2006/relationships/hyperlink" Target="https://www.notion.so/Guidance-for-your-video-and-other-visual-components-85ee2992fc1c4c1da9b19c6c54bceb4c?pvs=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